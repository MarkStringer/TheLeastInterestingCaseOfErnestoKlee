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6565E" w14:textId="77777777" w:rsidR="000C5694" w:rsidRDefault="000C5694" w:rsidP="00652802"/>
    <w:p w14:paraId="426E4FE2" w14:textId="1376F0F3" w:rsidR="00652802" w:rsidRDefault="00652802" w:rsidP="00652802">
      <w:r>
        <w:t>“Wha’? Argh!”</w:t>
      </w:r>
    </w:p>
    <w:p w14:paraId="10CFA7D7" w14:textId="1170BD8F" w:rsidR="000C5694" w:rsidRDefault="000C5694" w:rsidP="00652802">
      <w:r>
        <w:t>4.44am</w:t>
      </w:r>
    </w:p>
    <w:p w14:paraId="56B44AD1" w14:textId="77777777" w:rsidR="00652802" w:rsidRDefault="00652802" w:rsidP="00652802">
      <w:r>
        <w:t>Congratulations.</w:t>
      </w:r>
    </w:p>
    <w:p w14:paraId="40133F43" w14:textId="2DCAA670" w:rsidR="00652802" w:rsidRDefault="00652802" w:rsidP="00652802">
      <w:r>
        <w:t>They don’t have official most wanted lists in the UK, but Interpol do. Of course he’s not at the top of it now. It’s all terrorists now.</w:t>
      </w:r>
    </w:p>
    <w:p w14:paraId="02E8D699" w14:textId="78D4E760" w:rsidR="00652802" w:rsidRDefault="00652802" w:rsidP="00652802">
      <w:r>
        <w:t xml:space="preserve">But he was on top of it for a while. </w:t>
      </w:r>
    </w:p>
    <w:p w14:paraId="2B545130" w14:textId="1400AC0B" w:rsidR="00652802" w:rsidRDefault="00652802" w:rsidP="00652802">
      <w:r>
        <w:t>You’ve found the villain who got away w</w:t>
      </w:r>
      <w:r w:rsidR="000C5694">
        <w:t>ith 247 kilos of gold. Current value? About 25 million quid.</w:t>
      </w:r>
    </w:p>
    <w:p w14:paraId="6C8E59D2" w14:textId="75A17F2A" w:rsidR="000C5694" w:rsidRDefault="000C5694" w:rsidP="00652802">
      <w:r>
        <w:t xml:space="preserve">But you found him in a freezer. </w:t>
      </w:r>
    </w:p>
    <w:p w14:paraId="46E368BD" w14:textId="77777777" w:rsidR="000C5694" w:rsidRDefault="000C5694" w:rsidP="000C5694">
      <w:r>
        <w:t>And you didn’t find the gold.</w:t>
      </w:r>
    </w:p>
    <w:p w14:paraId="38A315A6" w14:textId="77777777" w:rsidR="000C5694" w:rsidRDefault="000C5694" w:rsidP="000C5694">
      <w:r>
        <w:t>5:03am</w:t>
      </w:r>
    </w:p>
    <w:p w14:paraId="0E300C5D" w14:textId="598F3AB8" w:rsidR="00652802" w:rsidRDefault="00652802" w:rsidP="000C5694">
      <w:r w:rsidRPr="00894A20">
        <w:t>Jewellery quarter. Birmingham has a jewellery quarter</w:t>
      </w:r>
      <w:r w:rsidR="000C5694">
        <w:t>! He didn’t know precisely what went on there. But he could guess.</w:t>
      </w:r>
      <w:r w:rsidRPr="00894A20">
        <w:t xml:space="preserve"> </w:t>
      </w:r>
      <w:r w:rsidR="000C5694">
        <w:t xml:space="preserve">Jewellery! </w:t>
      </w:r>
      <w:r w:rsidRPr="00894A20">
        <w:t xml:space="preserve">Somebody could sell the gold bit by bit.  </w:t>
      </w:r>
      <w:r>
        <w:t xml:space="preserve">Somebody could sell gold to businesses in the jewellery quarter. </w:t>
      </w:r>
      <w:r w:rsidR="000C5694">
        <w:t>Hell, s</w:t>
      </w:r>
      <w:r>
        <w:t xml:space="preserve">omeone could set up businesses in the jewellery quarter, maybe </w:t>
      </w:r>
      <w:proofErr w:type="spellStart"/>
      <w:r>
        <w:t>Boht</w:t>
      </w:r>
      <w:proofErr w:type="spellEnd"/>
      <w:r>
        <w:t xml:space="preserve"> had done all of this.</w:t>
      </w:r>
    </w:p>
    <w:p w14:paraId="51130F7E" w14:textId="03B065F9" w:rsidR="000C5694" w:rsidRDefault="000C5694" w:rsidP="000C5694">
      <w:r>
        <w:t xml:space="preserve">Who the hell was </w:t>
      </w:r>
      <w:proofErr w:type="spellStart"/>
      <w:r>
        <w:t>Boht</w:t>
      </w:r>
      <w:proofErr w:type="spellEnd"/>
      <w:r>
        <w:t>?</w:t>
      </w:r>
    </w:p>
    <w:p w14:paraId="5214B4AA" w14:textId="32A61090" w:rsidR="000C5694" w:rsidRDefault="000C5694" w:rsidP="000C5694">
      <w:r>
        <w:t>Why did he have a chapel?</w:t>
      </w:r>
    </w:p>
    <w:p w14:paraId="770AB2FE" w14:textId="34616E00" w:rsidR="00CE2BDE" w:rsidRDefault="000C5694">
      <w:r>
        <w:t>That was the thing to do tomorrow – find out more about the chapel.</w:t>
      </w:r>
    </w:p>
    <w:p w14:paraId="6403BFD7" w14:textId="401E3557" w:rsidR="000C5694" w:rsidRDefault="000C5694" w:rsidP="000C5694">
      <w:r>
        <w:t xml:space="preserve">It had been a chapel until the late 80’s. He knew that. He’d seen leaflets and posters for the fundraising. </w:t>
      </w:r>
    </w:p>
    <w:p w14:paraId="7C632BD2" w14:textId="794BD097" w:rsidR="000C5694" w:rsidRDefault="000C5694" w:rsidP="000C5694">
      <w:r>
        <w:t>Minutes!</w:t>
      </w:r>
    </w:p>
    <w:p w14:paraId="17C00A34" w14:textId="2608F52B" w:rsidR="000C5694" w:rsidRDefault="000C5694" w:rsidP="000C5694">
      <w:r>
        <w:t>He’d seen minutes of the fundraising meetings. There were names in there! That was a place to start.</w:t>
      </w:r>
    </w:p>
    <w:p w14:paraId="10D077B3" w14:textId="77777777" w:rsidR="000C5694" w:rsidRDefault="000C5694" w:rsidP="000C5694">
      <w:pPr>
        <w:pBdr>
          <w:bottom w:val="single" w:sz="6" w:space="1" w:color="auto"/>
        </w:pBdr>
      </w:pPr>
    </w:p>
    <w:p w14:paraId="7A84DD7E" w14:textId="77777777" w:rsidR="0049706F" w:rsidRDefault="0049706F" w:rsidP="000C5694">
      <w:r>
        <w:t>“</w:t>
      </w:r>
      <w:proofErr w:type="spellStart"/>
      <w:r>
        <w:t>Boht</w:t>
      </w:r>
      <w:proofErr w:type="spellEnd"/>
      <w:r>
        <w:t xml:space="preserve"> doesn’t exist.”</w:t>
      </w:r>
    </w:p>
    <w:p w14:paraId="2DC4FD6D" w14:textId="77777777" w:rsidR="0049706F" w:rsidRDefault="0049706F" w:rsidP="000C5694">
      <w:r>
        <w:t>“Colour me unsurprised.”</w:t>
      </w:r>
    </w:p>
    <w:p w14:paraId="71C26A8E" w14:textId="219C1591" w:rsidR="0049706F" w:rsidRDefault="0049706F" w:rsidP="000C5694">
      <w:r>
        <w:t>“You know what that means?”</w:t>
      </w:r>
      <w:r>
        <w:br/>
        <w:t>“If I’m being perfectly honest, no I don’t.”</w:t>
      </w:r>
    </w:p>
    <w:p w14:paraId="4FD5E06F" w14:textId="00AF84AF" w:rsidR="0049706F" w:rsidRDefault="0049706F" w:rsidP="000C5694">
      <w:r>
        <w:lastRenderedPageBreak/>
        <w:t xml:space="preserve">“It means my client </w:t>
      </w:r>
      <w:r w:rsidR="00F77853">
        <w:t>– his nephew -</w:t>
      </w:r>
      <w:r>
        <w:t xml:space="preserve"> </w:t>
      </w:r>
      <w:r>
        <w:t xml:space="preserve">doesn’t exist. </w:t>
      </w:r>
      <w:proofErr w:type="gramStart"/>
      <w:r>
        <w:t>Oh actually</w:t>
      </w:r>
      <w:ins w:id="0" w:author="Mark Stringer" w:date="2026-06-13T11:10:00Z" w16du:dateUtc="2026-06-13T10:10:00Z">
        <w:r w:rsidR="00F77853">
          <w:t>,</w:t>
        </w:r>
      </w:ins>
      <w:r>
        <w:t xml:space="preserve"> there</w:t>
      </w:r>
      <w:proofErr w:type="gramEnd"/>
      <w:r>
        <w:t xml:space="preserve"> </w:t>
      </w:r>
      <w:r w:rsidR="00CF2384">
        <w:t xml:space="preserve">is </w:t>
      </w:r>
      <w:r>
        <w:t>someone with th</w:t>
      </w:r>
      <w:r w:rsidR="00CF2384">
        <w:t>at</w:t>
      </w:r>
      <w:r>
        <w:t xml:space="preserve"> name. But I’ve looked at pictures – he’s not my client.”</w:t>
      </w:r>
      <w:r>
        <w:br/>
        <w:t>“The way you talk about</w:t>
      </w:r>
      <w:r w:rsidR="00CF2384">
        <w:t xml:space="preserve"> </w:t>
      </w:r>
      <w:r>
        <w:t>clients, I’d have thought that was their ideal state.”</w:t>
      </w:r>
    </w:p>
    <w:p w14:paraId="5A0AFCBD" w14:textId="7DB62EC6" w:rsidR="00CF2384" w:rsidRDefault="00CF2384" w:rsidP="000C5694">
      <w:r>
        <w:t>“What</w:t>
      </w:r>
      <w:r>
        <w:t>?”</w:t>
      </w:r>
      <w:r>
        <w:br/>
        <w:t>“Non-existence.”</w:t>
      </w:r>
    </w:p>
    <w:p w14:paraId="157572F5" w14:textId="776FB1B7" w:rsidR="00CF2384" w:rsidRDefault="0049706F" w:rsidP="00CF2384">
      <w:r>
        <w:t>“</w:t>
      </w:r>
      <w:proofErr w:type="gramStart"/>
      <w:r>
        <w:t>Well</w:t>
      </w:r>
      <w:proofErr w:type="gramEnd"/>
      <w:r>
        <w:t xml:space="preserve"> I suppose </w:t>
      </w:r>
      <w:r w:rsidR="00CF2384">
        <w:t xml:space="preserve">this one is </w:t>
      </w:r>
      <w:r>
        <w:t xml:space="preserve">approaching the ideal state. Because not only does this client not exist, </w:t>
      </w:r>
      <w:r w:rsidR="00F77853">
        <w:t>but he’s</w:t>
      </w:r>
      <w:r>
        <w:t xml:space="preserve"> paying </w:t>
      </w:r>
      <w:r w:rsidR="00F77853">
        <w:t>his</w:t>
      </w:r>
      <w:r>
        <w:t xml:space="preserve"> bills.”</w:t>
      </w:r>
    </w:p>
    <w:p w14:paraId="251EE84F" w14:textId="74E9F1B8" w:rsidR="00CF2384" w:rsidRDefault="00CF2384" w:rsidP="00CF2384">
      <w:r>
        <w:t xml:space="preserve">“What’s he </w:t>
      </w:r>
      <w:proofErr w:type="gramStart"/>
      <w:r>
        <w:t>want</w:t>
      </w:r>
      <w:proofErr w:type="gramEnd"/>
      <w:r>
        <w:t xml:space="preserve"> me to do? Why am I here?”</w:t>
      </w:r>
    </w:p>
    <w:p w14:paraId="1EF6ED36" w14:textId="55431938" w:rsidR="00CF2384" w:rsidRDefault="00CF2384" w:rsidP="00CF2384">
      <w:r>
        <w:t>“And what should we do? Should I pull you out? Find you something else? There’s a sheep farm in Norfolk. You wouldn’t have to farm the sheep…”</w:t>
      </w:r>
    </w:p>
    <w:p w14:paraId="39D8729F" w14:textId="77B2AB28" w:rsidR="00CF2384" w:rsidRDefault="00CF2384" w:rsidP="00CF2384">
      <w:r>
        <w:t>“No way we’re walking away from this now.”</w:t>
      </w:r>
      <w:r>
        <w:br/>
        <w:t>“But you might be in danger.”</w:t>
      </w:r>
    </w:p>
    <w:p w14:paraId="3B2A2E59" w14:textId="1301AD19" w:rsidR="000F2013" w:rsidRDefault="00517FD2" w:rsidP="00B76332">
      <w:r>
        <w:t xml:space="preserve">“Of what? </w:t>
      </w:r>
      <w:r w:rsidR="00F77853">
        <w:t>Half-finishing my curry, w</w:t>
      </w:r>
      <w:r w:rsidR="000F2013">
        <w:t>altzing</w:t>
      </w:r>
      <w:r w:rsidR="000F2013">
        <w:t xml:space="preserve"> out into the night in a negligee, shooting myself in the face and then tidying up?</w:t>
      </w:r>
      <w:r w:rsidR="00B76332">
        <w:t xml:space="preserve"> Haven’t you figured out what this could mean?”</w:t>
      </w:r>
    </w:p>
    <w:p w14:paraId="56851526" w14:textId="425A560C" w:rsidR="00B76332" w:rsidRDefault="00BC6FAA" w:rsidP="00B76332">
      <w:r>
        <w:t>“What do you mean what this could mean?”</w:t>
      </w:r>
      <w:r>
        <w:br/>
        <w:t>“</w:t>
      </w:r>
      <w:r w:rsidR="003678FC">
        <w:t>What do you think you might be able to buy with 25 million quid’s worth of gold</w:t>
      </w:r>
      <w:r w:rsidR="003678FC">
        <w:t>?”</w:t>
      </w:r>
    </w:p>
    <w:p w14:paraId="6DEC7F91" w14:textId="1EA6C180" w:rsidR="003678FC" w:rsidRDefault="003678FC" w:rsidP="00B76332">
      <w:r>
        <w:t>“We can’t keep it</w:t>
      </w:r>
      <w:r>
        <w:t>,</w:t>
      </w:r>
      <w:r>
        <w:t xml:space="preserve"> Ernie.”</w:t>
      </w:r>
      <w:r>
        <w:br/>
        <w:t>“I wasn’t thinking about having Rolexes up my arms, and I already have a sports car.”</w:t>
      </w:r>
    </w:p>
    <w:p w14:paraId="5D1ED3EC" w14:textId="1EA3EC85" w:rsidR="00B125CD" w:rsidRDefault="00B125CD" w:rsidP="00B76332">
      <w:r>
        <w:t>“What then</w:t>
      </w:r>
      <w:r>
        <w:t>?”</w:t>
      </w:r>
    </w:p>
    <w:p w14:paraId="4EFB90C7" w14:textId="11B55BD9" w:rsidR="00B125CD" w:rsidRDefault="00DD66DC" w:rsidP="00B76332">
      <w:r>
        <w:t xml:space="preserve">“I </w:t>
      </w:r>
      <w:proofErr w:type="spellStart"/>
      <w:r>
        <w:t>dunno</w:t>
      </w:r>
      <w:proofErr w:type="spellEnd"/>
      <w:r>
        <w:t>, maybe we could spend it on burning of</w:t>
      </w:r>
      <w:r w:rsidR="00CD0111">
        <w:t>f</w:t>
      </w:r>
      <w:r>
        <w:t xml:space="preserve"> the cover for the top plo</w:t>
      </w:r>
      <w:r w:rsidR="007B3F81">
        <w:t>d</w:t>
      </w:r>
      <w:r>
        <w:t xml:space="preserve"> at the </w:t>
      </w:r>
      <w:r>
        <w:t>Met</w:t>
      </w:r>
      <w:r>
        <w:t>.”</w:t>
      </w:r>
    </w:p>
    <w:p w14:paraId="6EB1BDD6" w14:textId="613EC8B7" w:rsidR="00F77853" w:rsidRDefault="00F77853" w:rsidP="00F77853">
      <w:r>
        <w:t>“What? You want to kill us? Please don’t kill us, we’ll pay you 25 million quid?”</w:t>
      </w:r>
    </w:p>
    <w:p w14:paraId="2E4ED5B4" w14:textId="77777777" w:rsidR="00DD66DC" w:rsidRDefault="00F77853" w:rsidP="00F77853">
      <w:r>
        <w:t>“The negotiation course at Hendon really paid off.”</w:t>
      </w:r>
    </w:p>
    <w:p w14:paraId="3ECFFCB7" w14:textId="30622F57" w:rsidR="00F77853" w:rsidRDefault="00F77853" w:rsidP="00F77853">
      <w:r>
        <w:t>“I can see just a few problems with that.”</w:t>
      </w:r>
    </w:p>
    <w:p w14:paraId="346BFA18" w14:textId="29E86A18" w:rsidR="00F77853" w:rsidRDefault="00F77853" w:rsidP="00F77853">
      <w:r>
        <w:t>“We don’t know exactly who killed Jackie. Unless you think the entire Met is corrupt, it must just be a small group who did.”</w:t>
      </w:r>
      <w:r>
        <w:br/>
        <w:t>“Do we have our suspicions?”</w:t>
      </w:r>
    </w:p>
    <w:p w14:paraId="747A26FB" w14:textId="5784D8DE" w:rsidR="00F77853" w:rsidRDefault="00F77853" w:rsidP="00F77853">
      <w:r>
        <w:t>“We have our suspicions.”</w:t>
      </w:r>
    </w:p>
    <w:p w14:paraId="52197365" w14:textId="356CD01F" w:rsidR="00DB7478" w:rsidRDefault="00F77853" w:rsidP="00DB7478">
      <w:r>
        <w:t>“What else?”</w:t>
      </w:r>
    </w:p>
    <w:p w14:paraId="3B3FA6D2" w14:textId="15BECD87" w:rsidR="00DB7478" w:rsidRDefault="00DB7478" w:rsidP="00DB7478">
      <w:r>
        <w:t xml:space="preserve">“How </w:t>
      </w:r>
      <w:proofErr w:type="gramStart"/>
      <w:r>
        <w:t>is</w:t>
      </w:r>
      <w:proofErr w:type="gramEnd"/>
      <w:r>
        <w:t xml:space="preserve"> 25 million quid going to help? We can’t just walk up to the people who are trying to kill us.”</w:t>
      </w:r>
      <w:r>
        <w:br/>
        <w:t>“It’s mainly you.”</w:t>
      </w:r>
    </w:p>
    <w:p w14:paraId="5FDEDDDA" w14:textId="22843458" w:rsidR="00DB7478" w:rsidRDefault="00DB7478" w:rsidP="00DB7478">
      <w:r>
        <w:t>“Right.”</w:t>
      </w:r>
    </w:p>
    <w:p w14:paraId="4C42A842" w14:textId="0AF65CC7" w:rsidR="00DB7478" w:rsidRDefault="00DB7478" w:rsidP="00DB7478">
      <w:r>
        <w:lastRenderedPageBreak/>
        <w:t>“Actually, it’s all you.”</w:t>
      </w:r>
    </w:p>
    <w:p w14:paraId="202D2453" w14:textId="750FEAC4" w:rsidR="00DB7478" w:rsidRDefault="00DB7478" w:rsidP="00DB7478">
      <w:r>
        <w:t>“Right”</w:t>
      </w:r>
    </w:p>
    <w:p w14:paraId="360C26B9" w14:textId="7CED603B" w:rsidR="00DB7478" w:rsidRDefault="00DB7478" w:rsidP="00DB7478">
      <w:r>
        <w:t xml:space="preserve">“I’m sitting here in plain sight. Nobody’s trying to kill me. </w:t>
      </w:r>
      <w:proofErr w:type="gramStart"/>
      <w:r>
        <w:t>Actually, I</w:t>
      </w:r>
      <w:proofErr w:type="gramEnd"/>
      <w:r>
        <w:t xml:space="preserve"> think the Corgi hates me, and would kill me if she were certain of an alternative source of kibble:”</w:t>
      </w:r>
    </w:p>
    <w:p w14:paraId="284FA22B" w14:textId="4BC03477" w:rsidR="00DB7478" w:rsidRDefault="00DB7478" w:rsidP="00DB7478">
      <w:r>
        <w:t>“But if we give them the money, all that happens is they say, thank you very much and carry on trying to kill me.”</w:t>
      </w:r>
    </w:p>
    <w:p w14:paraId="31BAD159" w14:textId="2A77E0A7" w:rsidR="00DB7478" w:rsidRDefault="00DB7478" w:rsidP="00DB7478">
      <w:r>
        <w:t>“So, what do we do?”</w:t>
      </w:r>
    </w:p>
    <w:p w14:paraId="0CD5CD1B" w14:textId="2F8539A0" w:rsidR="00DB7478" w:rsidRDefault="00DB7478" w:rsidP="00DB7478">
      <w:r>
        <w:t>“Well, this is the Met right?”</w:t>
      </w:r>
      <w:r>
        <w:br/>
        <w:t xml:space="preserve">“Yes, that’s right, someone, or several </w:t>
      </w:r>
      <w:proofErr w:type="spellStart"/>
      <w:r>
        <w:t>someones</w:t>
      </w:r>
      <w:proofErr w:type="spellEnd"/>
      <w:r>
        <w:t xml:space="preserve"> in the largest police force in Europe are trying to kill you.”</w:t>
      </w:r>
    </w:p>
    <w:p w14:paraId="01F886F1" w14:textId="3E20C739" w:rsidR="00DB7478" w:rsidRDefault="00DB7478" w:rsidP="00DB7478">
      <w:r>
        <w:t>“The exploding car suggests that’s the case.”</w:t>
      </w:r>
    </w:p>
    <w:p w14:paraId="12609FCB" w14:textId="253F5AB9" w:rsidR="00DB7478" w:rsidRDefault="00DB7478" w:rsidP="00DB7478">
      <w:r>
        <w:t>“But what else do we know about the Met?”</w:t>
      </w:r>
    </w:p>
    <w:p w14:paraId="3650873F" w14:textId="38E3524A" w:rsidR="00DB7478" w:rsidRDefault="00DB7478" w:rsidP="00DB7478">
      <w:r>
        <w:t>“Canteen prices now are so how, you might as well just eat out?”</w:t>
      </w:r>
    </w:p>
    <w:p w14:paraId="216918CF" w14:textId="77777777" w:rsidR="00CF2384" w:rsidRDefault="00DB7478" w:rsidP="00DB7478">
      <w:r>
        <w:t>“There’s always another faction. Whoever is doing this, there will be other people in the met that are happy to catch them, trip them up and take their place on the greasy pole.”</w:t>
      </w:r>
    </w:p>
    <w:p w14:paraId="696F0DA3" w14:textId="43415D73" w:rsidR="00DB7478" w:rsidRDefault="00DB7478" w:rsidP="00DB7478">
      <w:r>
        <w:t>“I think I’m with you.”</w:t>
      </w:r>
      <w:r>
        <w:br/>
        <w:t>“So this is what we have to do.”</w:t>
      </w:r>
    </w:p>
    <w:p w14:paraId="5DA9F666" w14:textId="46B106D7" w:rsidR="00DB7478" w:rsidRDefault="00DB7478" w:rsidP="00DB7478">
      <w:r>
        <w:t xml:space="preserve">“When you say ‘we,’ why do I have the feeling that you </w:t>
      </w:r>
      <w:proofErr w:type="gramStart"/>
      <w:r>
        <w:t>actually mean</w:t>
      </w:r>
      <w:proofErr w:type="gramEnd"/>
      <w:r>
        <w:t xml:space="preserve"> ‘me.’</w:t>
      </w:r>
      <w:r w:rsidR="00DC0715">
        <w:t>”</w:t>
      </w:r>
    </w:p>
    <w:p w14:paraId="015E4B32" w14:textId="502521EA" w:rsidR="00DC0715" w:rsidRDefault="00DC0715" w:rsidP="00DC0715">
      <w:r>
        <w:t xml:space="preserve">“We need to find out who killed Jackie, and who tried to kill you.” From his tone of voice, he could tell that Pausing was working this out in head as he said it. Pausing kept going. </w:t>
      </w:r>
    </w:p>
    <w:p w14:paraId="2581DB31" w14:textId="072544B7" w:rsidR="00DC0715" w:rsidRDefault="00DC0715" w:rsidP="00DC0715">
      <w:r>
        <w:t>“And then we need to figure out who’s eager to take them down. And give them the gold and the collar of the century on condition that the Jackie Spanner Killers go down.”</w:t>
      </w:r>
    </w:p>
    <w:p w14:paraId="2DD1B32B" w14:textId="2385A7C5" w:rsidR="00DC0715" w:rsidRDefault="00DC0715" w:rsidP="00DC0715">
      <w:r>
        <w:t>“Brilliant, sergeant Pausing.”</w:t>
      </w:r>
      <w:r>
        <w:br/>
        <w:t>“Actually I was promoted to inspector, just as I resigned.”</w:t>
      </w:r>
    </w:p>
    <w:p w14:paraId="689D3A14" w14:textId="28376CC2" w:rsidR="00DC0715" w:rsidRDefault="00DC0715" w:rsidP="00DC0715">
      <w:r>
        <w:t>“Only two problems with this.”</w:t>
      </w:r>
    </w:p>
    <w:p w14:paraId="3FD2F431" w14:textId="7F8435EE" w:rsidR="00DC0715" w:rsidRDefault="00DC0715" w:rsidP="00DC0715">
      <w:r>
        <w:t>“I’m certain there a lot more than that but go on.”</w:t>
      </w:r>
    </w:p>
    <w:p w14:paraId="323BECE2" w14:textId="32462B75" w:rsidR="00DC0715" w:rsidRDefault="00DC0715" w:rsidP="00DC0715">
      <w:r>
        <w:t>“First – we don’t know who it is who’s trying to kill us.”</w:t>
      </w:r>
      <w:r>
        <w:br/>
        <w:t>“You, it’s you they’re trying to kill.”</w:t>
      </w:r>
    </w:p>
    <w:p w14:paraId="24E19A86" w14:textId="3A3A92A8" w:rsidR="00DC0715" w:rsidRDefault="00DC0715" w:rsidP="00DC0715">
      <w:r>
        <w:t>“You’re, the exploding car suggests it’s personal.”</w:t>
      </w:r>
    </w:p>
    <w:p w14:paraId="0258394A" w14:textId="4B3B21B7" w:rsidR="00DC0715" w:rsidRDefault="00DC0715" w:rsidP="00DC0715">
      <w:r>
        <w:t>“What was your other problem?”</w:t>
      </w:r>
    </w:p>
    <w:p w14:paraId="0DF0EE84" w14:textId="5FB1C56B" w:rsidR="00DC0715" w:rsidRDefault="00DC0715" w:rsidP="00DC0715">
      <w:r>
        <w:lastRenderedPageBreak/>
        <w:t>“Well, even if we did know who was trying to kill me? How do we know that there’s anybody powerful enough to pull them out of the Met?”</w:t>
      </w:r>
    </w:p>
    <w:p w14:paraId="23A24C7F" w14:textId="302FC315" w:rsidR="00B73054" w:rsidRDefault="00B73054" w:rsidP="00B73054">
      <w:r>
        <w:t>“This is also a problem.”</w:t>
      </w:r>
    </w:p>
    <w:p w14:paraId="62EF65E8" w14:textId="136525D8" w:rsidR="00B73054" w:rsidRDefault="00B73054" w:rsidP="00B73054">
      <w:r>
        <w:t xml:space="preserve">“And then there’s the final one. And might I suggest, this is the </w:t>
      </w:r>
      <w:proofErr w:type="gramStart"/>
      <w:r>
        <w:t>really big</w:t>
      </w:r>
      <w:proofErr w:type="gramEnd"/>
      <w:r>
        <w:t xml:space="preserve"> one?”</w:t>
      </w:r>
      <w:r>
        <w:br/>
        <w:t>“Go on.”</w:t>
      </w:r>
    </w:p>
    <w:p w14:paraId="2FAB6EBD" w14:textId="0F17D48F" w:rsidR="00B73054" w:rsidRDefault="00B73054" w:rsidP="00B73054">
      <w:r>
        <w:t xml:space="preserve">“We don’t have the gold! We don’t know if there even still is any gold! </w:t>
      </w:r>
    </w:p>
    <w:p w14:paraId="359ABAA4" w14:textId="3B743215" w:rsidR="00B73054" w:rsidRDefault="00B73054" w:rsidP="00B73054">
      <w:proofErr w:type="spellStart"/>
      <w:r>
        <w:t>Boht</w:t>
      </w:r>
      <w:proofErr w:type="spellEnd"/>
      <w:r>
        <w:t xml:space="preserve"> might have spent, </w:t>
      </w:r>
      <w:proofErr w:type="spellStart"/>
      <w:r>
        <w:t>Boht</w:t>
      </w:r>
      <w:proofErr w:type="spellEnd"/>
      <w:r>
        <w:t xml:space="preserve"> might have hidden it where we can’t find it.”</w:t>
      </w:r>
    </w:p>
    <w:p w14:paraId="69E3989F" w14:textId="18C5220F" w:rsidR="00B73054" w:rsidRDefault="00B73054" w:rsidP="00B73054">
      <w:r>
        <w:t>“I agree Ernie, this is also a problem.”</w:t>
      </w:r>
    </w:p>
    <w:p w14:paraId="3D185530" w14:textId="30791CCD" w:rsidR="00B73054" w:rsidRDefault="00B73054" w:rsidP="00B73054">
      <w:r>
        <w:t>“OK, so let me run through this, just so I’ve got it right.”</w:t>
      </w:r>
    </w:p>
    <w:p w14:paraId="4A5F62A5" w14:textId="031701E8" w:rsidR="00B73054" w:rsidRDefault="00B73054" w:rsidP="00B73054">
      <w:r>
        <w:t>“Might be an idea.”</w:t>
      </w:r>
    </w:p>
    <w:p w14:paraId="2D0A5D3B" w14:textId="3D6F283E" w:rsidR="00B73054" w:rsidRDefault="00B73054" w:rsidP="00B73054">
      <w:r>
        <w:t>“First we find out who’s going to kill me.”</w:t>
      </w:r>
    </w:p>
    <w:p w14:paraId="5FF60156" w14:textId="134AF798" w:rsidR="00B73054" w:rsidRDefault="00B73054" w:rsidP="00B73054">
      <w:r>
        <w:t>“Yes.”</w:t>
      </w:r>
    </w:p>
    <w:p w14:paraId="01A8A77D" w14:textId="25E02A19" w:rsidR="00B73054" w:rsidRDefault="00B73054" w:rsidP="00B73054">
      <w:r>
        <w:t>“Second, we find out who might have enough clout in the Met to stop them.”</w:t>
      </w:r>
      <w:r>
        <w:br/>
        <w:t>“Yes.”</w:t>
      </w:r>
      <w:r>
        <w:br/>
        <w:t>“Third we offer them the gold.”</w:t>
      </w:r>
    </w:p>
    <w:p w14:paraId="142C9A64" w14:textId="3EF5FEF3" w:rsidR="00B73054" w:rsidRDefault="00B73054" w:rsidP="00B73054">
      <w:r>
        <w:t>“Yes.”</w:t>
      </w:r>
    </w:p>
    <w:p w14:paraId="64E7F9A8" w14:textId="3EF36B0D" w:rsidR="002E0AED" w:rsidRDefault="002E0AED" w:rsidP="002E0AED">
      <w:r>
        <w:t>“And while we’re doing all these, high level negotiations, we need to find the gold.”</w:t>
      </w:r>
    </w:p>
    <w:p w14:paraId="17450361" w14:textId="0CD38016" w:rsidR="002E0AED" w:rsidRDefault="002E0AED" w:rsidP="002E0AED">
      <w:r>
        <w:t>“I knew there was a reason why you hired me.”</w:t>
      </w:r>
    </w:p>
    <w:p w14:paraId="07DBB819" w14:textId="3A0ECE04" w:rsidR="002E0AED" w:rsidRDefault="003B51F1" w:rsidP="002E0AED">
      <w:r>
        <w:t>“I thought it was that whole ‘saving your life, I’m in eternal debt thing.’”</w:t>
      </w:r>
    </w:p>
    <w:p w14:paraId="21E84942" w14:textId="194C917D" w:rsidR="003B51F1" w:rsidRDefault="003B51F1" w:rsidP="002E0AED">
      <w:r>
        <w:t>“Well, there is that, but also, as employees, go, certainly employees of a security firm, you’re pretty smart.”</w:t>
      </w:r>
    </w:p>
    <w:p w14:paraId="374BB4C5" w14:textId="61833877" w:rsidR="003B51F1" w:rsidRDefault="0082778C" w:rsidP="002E0AED">
      <w:r>
        <w:t>“Well, thank you… Hang on a minute.”</w:t>
      </w:r>
      <w:r>
        <w:br/>
        <w:t>“What?”</w:t>
      </w:r>
    </w:p>
    <w:p w14:paraId="40E091E9" w14:textId="67897519" w:rsidR="0082778C" w:rsidRDefault="0082778C" w:rsidP="002E0AED">
      <w:r>
        <w:t>“Why are you complimenting me?”</w:t>
      </w:r>
    </w:p>
    <w:p w14:paraId="7C035724" w14:textId="50569E34" w:rsidR="0082778C" w:rsidRDefault="0082778C" w:rsidP="002E0AED">
      <w:r>
        <w:t>“I just said you were smarter than the average security guard, that’s not much of a compliment.”</w:t>
      </w:r>
      <w:r>
        <w:br/>
      </w:r>
      <w:r w:rsidR="00847677">
        <w:t>“Yes, but even that, you don’t that. What’s going on. What is it? What is it you want me to do?”</w:t>
      </w:r>
      <w:r w:rsidR="00847677">
        <w:br/>
        <w:t>“Well…”</w:t>
      </w:r>
    </w:p>
    <w:p w14:paraId="6D23BD06" w14:textId="29B4B3C9" w:rsidR="00847677" w:rsidRDefault="00847677" w:rsidP="002E0AED">
      <w:r>
        <w:t>“</w:t>
      </w:r>
      <w:proofErr w:type="gramStart"/>
      <w:r>
        <w:t>Well</w:t>
      </w:r>
      <w:proofErr w:type="gramEnd"/>
      <w:r>
        <w:t xml:space="preserve"> what?”</w:t>
      </w:r>
    </w:p>
    <w:p w14:paraId="0A79DC73" w14:textId="5BB31D87" w:rsidR="00847677" w:rsidRDefault="00847677" w:rsidP="002E0AED">
      <w:r>
        <w:lastRenderedPageBreak/>
        <w:t>“Well, I was thinking the way that we find out who’s trying to kill you is…”:</w:t>
      </w:r>
      <w:r>
        <w:br/>
        <w:t>“Yes?”</w:t>
      </w:r>
    </w:p>
    <w:p w14:paraId="579E5BBE" w14:textId="68DDCA40" w:rsidR="00847677" w:rsidRDefault="00847677" w:rsidP="00847677">
      <w:r>
        <w:t>“We set a trap. And.”</w:t>
      </w:r>
      <w:r>
        <w:br/>
        <w:t xml:space="preserve">“And I’m the </w:t>
      </w:r>
      <w:proofErr w:type="gramStart"/>
      <w:r>
        <w:t>bait</w:t>
      </w:r>
      <w:proofErr w:type="gramEnd"/>
      <w:r>
        <w:t xml:space="preserve"> aren’t I? I’m the big, fat wiggly worm.”</w:t>
      </w:r>
    </w:p>
    <w:p w14:paraId="12F7D75F" w14:textId="629AEF29" w:rsidR="00847677" w:rsidRDefault="00847677" w:rsidP="00847677">
      <w:r>
        <w:t>“Well, I’d hesitate to say it, but…”</w:t>
      </w:r>
    </w:p>
    <w:p w14:paraId="669BD443" w14:textId="084CDC0E" w:rsidR="00847677" w:rsidRDefault="00847677" w:rsidP="00847677">
      <w:r>
        <w:t>“OK, what do I do?”</w:t>
      </w:r>
    </w:p>
    <w:p w14:paraId="061C9A2E" w14:textId="00289482" w:rsidR="00847677" w:rsidRDefault="00847677" w:rsidP="00847677">
      <w:r>
        <w:t>“Oh, that bit’s simple?”</w:t>
      </w:r>
    </w:p>
    <w:p w14:paraId="30D77FF3" w14:textId="37BB754C" w:rsidR="00847677" w:rsidRDefault="00847677" w:rsidP="00847677">
      <w:r>
        <w:t>“It is?”</w:t>
      </w:r>
    </w:p>
    <w:p w14:paraId="7B681787" w14:textId="3D5606A7" w:rsidR="00847677" w:rsidRDefault="00847677" w:rsidP="00847677">
      <w:r>
        <w:t xml:space="preserve">“Call </w:t>
      </w:r>
      <w:proofErr w:type="gramStart"/>
      <w:r>
        <w:t>Carlton, and</w:t>
      </w:r>
      <w:proofErr w:type="gramEnd"/>
      <w:r>
        <w:t xml:space="preserve"> then take the car out of the garage.”</w:t>
      </w:r>
    </w:p>
    <w:p w14:paraId="052EB884" w14:textId="77777777" w:rsidR="00DD66DC" w:rsidRDefault="00DD66DC" w:rsidP="00B76332">
      <w:pPr>
        <w:rPr>
          <w:del w:id="1" w:author="Mark Stringer" w:date="2026-06-13T11:10:00Z" w16du:dateUtc="2026-06-13T10:10:00Z"/>
        </w:rPr>
      </w:pPr>
    </w:p>
    <w:p w14:paraId="392C68A1" w14:textId="77777777" w:rsidR="00CF2384" w:rsidRDefault="00CF2384" w:rsidP="00CF2384">
      <w:pPr>
        <w:rPr>
          <w:del w:id="2" w:author="Mark Stringer" w:date="2026-06-13T11:10:00Z" w16du:dateUtc="2026-06-13T10:10:00Z"/>
        </w:rPr>
      </w:pPr>
    </w:p>
    <w:p w14:paraId="6937D6AA" w14:textId="6AD49231" w:rsidR="0049706F" w:rsidRDefault="0049706F" w:rsidP="000C5694"/>
    <w:sectPr w:rsidR="004970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802"/>
    <w:rsid w:val="000C5694"/>
    <w:rsid w:val="000F2013"/>
    <w:rsid w:val="00201C73"/>
    <w:rsid w:val="002E0AED"/>
    <w:rsid w:val="003678FC"/>
    <w:rsid w:val="003B51F1"/>
    <w:rsid w:val="003E40B6"/>
    <w:rsid w:val="0049706F"/>
    <w:rsid w:val="00517FD2"/>
    <w:rsid w:val="00621CEE"/>
    <w:rsid w:val="00652802"/>
    <w:rsid w:val="007564C4"/>
    <w:rsid w:val="007B3F81"/>
    <w:rsid w:val="0082778C"/>
    <w:rsid w:val="00847677"/>
    <w:rsid w:val="00997567"/>
    <w:rsid w:val="00B125CD"/>
    <w:rsid w:val="00B5616C"/>
    <w:rsid w:val="00B62AEC"/>
    <w:rsid w:val="00B73054"/>
    <w:rsid w:val="00B76332"/>
    <w:rsid w:val="00BC6FAA"/>
    <w:rsid w:val="00CD0111"/>
    <w:rsid w:val="00CE2BDE"/>
    <w:rsid w:val="00CF2384"/>
    <w:rsid w:val="00DB7478"/>
    <w:rsid w:val="00DC0715"/>
    <w:rsid w:val="00DD66DC"/>
    <w:rsid w:val="00F77853"/>
    <w:rsid w:val="00FD3A6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F9875"/>
  <w15:chartTrackingRefBased/>
  <w15:docId w15:val="{6F342832-ADA6-4337-A553-8B5FFF62B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802"/>
  </w:style>
  <w:style w:type="paragraph" w:styleId="Heading1">
    <w:name w:val="heading 1"/>
    <w:basedOn w:val="Normal"/>
    <w:next w:val="Normal"/>
    <w:link w:val="Heading1Char"/>
    <w:uiPriority w:val="9"/>
    <w:qFormat/>
    <w:rsid w:val="006528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28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8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8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8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802"/>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652802"/>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652802"/>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652802"/>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652802"/>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652802"/>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52802"/>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52802"/>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52802"/>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52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802"/>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52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802"/>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52802"/>
    <w:pPr>
      <w:spacing w:before="160"/>
      <w:jc w:val="center"/>
    </w:pPr>
    <w:rPr>
      <w:i/>
      <w:iCs/>
      <w:color w:val="404040" w:themeColor="text1" w:themeTint="BF"/>
    </w:rPr>
  </w:style>
  <w:style w:type="character" w:customStyle="1" w:styleId="QuoteChar">
    <w:name w:val="Quote Char"/>
    <w:basedOn w:val="DefaultParagraphFont"/>
    <w:link w:val="Quote"/>
    <w:uiPriority w:val="29"/>
    <w:rsid w:val="00652802"/>
    <w:rPr>
      <w:i/>
      <w:iCs/>
      <w:color w:val="404040" w:themeColor="text1" w:themeTint="BF"/>
      <w:lang w:val="en-US"/>
    </w:rPr>
  </w:style>
  <w:style w:type="paragraph" w:styleId="ListParagraph">
    <w:name w:val="List Paragraph"/>
    <w:basedOn w:val="Normal"/>
    <w:uiPriority w:val="34"/>
    <w:qFormat/>
    <w:rsid w:val="00652802"/>
    <w:pPr>
      <w:ind w:left="720"/>
      <w:contextualSpacing/>
    </w:pPr>
  </w:style>
  <w:style w:type="character" w:styleId="IntenseEmphasis">
    <w:name w:val="Intense Emphasis"/>
    <w:basedOn w:val="DefaultParagraphFont"/>
    <w:uiPriority w:val="21"/>
    <w:qFormat/>
    <w:rsid w:val="00652802"/>
    <w:rPr>
      <w:i/>
      <w:iCs/>
      <w:color w:val="0F4761" w:themeColor="accent1" w:themeShade="BF"/>
    </w:rPr>
  </w:style>
  <w:style w:type="paragraph" w:styleId="IntenseQuote">
    <w:name w:val="Intense Quote"/>
    <w:basedOn w:val="Normal"/>
    <w:next w:val="Normal"/>
    <w:link w:val="IntenseQuoteChar"/>
    <w:uiPriority w:val="30"/>
    <w:qFormat/>
    <w:rsid w:val="006528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802"/>
    <w:rPr>
      <w:i/>
      <w:iCs/>
      <w:color w:val="0F4761" w:themeColor="accent1" w:themeShade="BF"/>
      <w:lang w:val="en-US"/>
    </w:rPr>
  </w:style>
  <w:style w:type="character" w:styleId="IntenseReference">
    <w:name w:val="Intense Reference"/>
    <w:basedOn w:val="DefaultParagraphFont"/>
    <w:uiPriority w:val="32"/>
    <w:qFormat/>
    <w:rsid w:val="006528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BF0DA8-F408-4A78-AE7A-B3055A0FD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913</Words>
  <Characters>5206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Stringer</dc:creator>
  <cp:keywords/>
  <dc:description/>
  <cp:lastModifiedBy>Mark Stringer</cp:lastModifiedBy>
  <cp:revision>2</cp:revision>
  <dcterms:created xsi:type="dcterms:W3CDTF">2026-06-13T10:13:00Z</dcterms:created>
  <dcterms:modified xsi:type="dcterms:W3CDTF">2026-06-13T10:13:00Z</dcterms:modified>
</cp:coreProperties>
</file>